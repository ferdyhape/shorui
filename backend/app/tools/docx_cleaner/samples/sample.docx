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Cleaner Sample</w:t>
      </w:r>
    </w:p>
    <w:p>
      <w:r>
        <w:t>This document has hidden metadata, a reviewer comment and a tracked change - try cleaning it and compare the result in Word's File &gt; Info panel and Review tab.</w:t>
      </w:r>
    </w:p>
    <w:p>
      <w:r>
        <w:t xml:space="preserve">The budget for this project is </w:t>
      </w:r>
      <w:ins w:id="1" w:author="Sari Wulandari" w:date="2026-01-15T09:30:00Z">
        <w:r>
          <w:t xml:space="preserve">finalized and approved</w:t>
        </w:r>
      </w:ins>
      <w:del w:id="1" w:author="Sari Wulandari" w:date="2026-01-15T09:30:00Z">
        <w:r>
          <w:delText xml:space="preserve">still being negotiated</w:delText>
        </w:r>
      </w:del>
      <w:r>
        <w:t>.</w:t>
      </w:r>
    </w:p>
    <w:p>
      <w:commentRangeStart w:id="0"/>
      <w:r>
        <w:t xml:space="preserve">This paragraph has a reviewer </w:t>
      </w:r>
      <w:r>
        <w:t>comment attached</w:t>
      </w:r>
      <w:commentRangeEnd w:id="0"/>
      <w:r>
        <w:rPr>
          <w:rStyle w:val="CommentReference"/>
        </w:rPr>
        <w:commentReference w:id="0"/>
      </w:r>
      <w:r>
        <w:t xml:space="preserve">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ndi Pratama" w:initials="AP" w:date="2026-10-02T04:28:57Z">
    <w:p>
      <w:pPr>
        <w:pStyle w:val="CommentText"/>
      </w:pPr>
      <w:r>
        <w:rPr>
          <w:rStyle w:val="CommentReference"/>
        </w:rPr>
        <w:annotationRef/>
      </w:r>
      <w:r>
        <w:t>Please double-check this figure before sending externally.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Cleaner sample</dc:title>
  <dc:subject/>
  <dc:creator>Budi Santoso</dc:creator>
  <cp:keywords>draft, internal, confidential</cp:keywords>
  <dc:description>Internal draft - do not distribute</dc:description>
  <cp:lastModifiedBy>Budi Santoso</cp:lastModifiedBy>
  <cp:revision>1</cp:revision>
  <dcterms:created xsi:type="dcterms:W3CDTF">2013-12-23T23:15:00Z</dcterms:created>
  <dcterms:modified xsi:type="dcterms:W3CDTF">2013-12-23T23:15:00Z</dcterms:modified>
  <cp:category/>
</cp:coreProperties>
</file>